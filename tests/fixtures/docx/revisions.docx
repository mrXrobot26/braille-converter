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w10="urn:schemas-microsoft-com:office:word" xmlns:r="http://schemas.openxmlformats.org/officeDocument/2006/relationships" xmlns:m="http://schemas.openxmlformats.org/officeDocument/2006/math" xmlns:w14="http://schemas.microsoft.com/office/word/2010/wordml" xmlns:c="http://schemas.openxmlformats.org/drawingml/2006/chart" xmlns:dgm="http://schemas.openxmlformats.org/drawingml/2006/diagram" mc:Ignorable="w14 wp14">
  <w:body>
    <w:p>
      <w:pPr>
        <w:bidi/>
      </w:pPr>
      <w:r>
        <w:t xml:space="preserve">نص </w:t>
      </w:r>
      <w:ins w:id="101" w:author="مدرس" w:date="2026-10-01T10:00:00Z">
        <w:r>
          <w:t xml:space="preserve">مضاف</w:t>
        </w:r>
      </w:ins>
      <w:del w:id="102" w:author="مدرس" w:date="2026-10-01T10:00:00Z">
        <w:r>
          <w:delText xml:space="preserve">محذوف </w:delText>
        </w:r>
      </w:del>
      <w:r>
        <w:t xml:space="preserve"> نهاية</w:t>
      </w:r>
    </w:p>
    <w:p>
      <w:pPr>
        <w:bidi/>
      </w:pPr>
      <w:r>
        <w:t xml:space="preserve">قبل </w:t>
      </w:r>
      <w:moveFrom w:id="103" w:author="مدرس" w:date="2026-10-01T10:00:00Z">
        <w:r>
          <w:t xml:space="preserve">منقول </w:t>
        </w:r>
      </w:moveFrom>
      <w:r>
        <w:t xml:space="preserve">بعد</w:t>
      </w:r>
    </w:p>
    <w:p>
      <w:pPr>
        <w:bidi/>
        <w:rPr>
          <w:del w:id="105" w:author="مدرس" w:date="2026-10-01T10:00:00Z"/>
        </w:rPr>
      </w:pPr>
      <w:del w:id="106" w:author="مدرس" w:date="2026-10-01T10:00:00Z">
        <w:r>
          <w:delText>فقرة اتمسحت كلها</w:delText>
        </w:r>
      </w:del>
    </w:p>
    <w:p>
      <w:pPr>
        <w:bidi/>
      </w:pPr>
      <w:r>
        <w:t xml:space="preserve">هنا </w:t>
      </w:r>
      <w:moveTo w:id="104" w:author="مدرس" w:date="2026-10-01T10:00:00Z">
        <w:r>
          <w:t xml:space="preserve">منقول</w:t>
        </w:r>
      </w:moveTo>
    </w:p>
    <w:sectPr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